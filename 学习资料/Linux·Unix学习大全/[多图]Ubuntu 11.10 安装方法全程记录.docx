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5438" w:rsidRPr="00345438" w:rsidRDefault="00345438" w:rsidP="00345438">
      <w:pPr>
        <w:widowControl/>
        <w:shd w:val="clear" w:color="auto" w:fill="336699"/>
        <w:rPr>
          <w:ins w:id="0" w:author="Unknown"/>
          <w:rFonts w:ascii="Verdana" w:eastAsia="宋体" w:hAnsi="Verdana" w:cs="宋体"/>
          <w:color w:val="336699"/>
          <w:kern w:val="0"/>
          <w:sz w:val="14"/>
          <w:szCs w:val="14"/>
        </w:rPr>
      </w:pPr>
    </w:p>
    <w:p w:rsidR="00345438" w:rsidRPr="00345438" w:rsidRDefault="00345438" w:rsidP="00345438">
      <w:pPr>
        <w:widowControl/>
        <w:wordWrap w:val="0"/>
        <w:spacing w:before="115" w:after="115"/>
        <w:jc w:val="center"/>
        <w:outlineLvl w:val="2"/>
        <w:rPr>
          <w:ins w:id="1" w:author="Unknown"/>
          <w:rFonts w:ascii="Verdana" w:eastAsia="宋体" w:hAnsi="Verdana" w:cs="宋体"/>
          <w:b/>
          <w:bCs/>
          <w:kern w:val="0"/>
          <w:sz w:val="27"/>
          <w:szCs w:val="27"/>
        </w:rPr>
      </w:pPr>
      <w:ins w:id="2" w:author="Unknown">
        <w:r w:rsidRPr="00345438">
          <w:rPr>
            <w:rFonts w:ascii="Verdana" w:eastAsia="宋体" w:hAnsi="Verdana" w:cs="宋体"/>
            <w:b/>
            <w:bCs/>
            <w:kern w:val="0"/>
            <w:sz w:val="27"/>
            <w:szCs w:val="27"/>
          </w:rPr>
          <w:t>[</w:t>
        </w:r>
        <w:r w:rsidRPr="00345438">
          <w:rPr>
            <w:rFonts w:ascii="Verdana" w:eastAsia="宋体" w:hAnsi="Verdana" w:cs="宋体"/>
            <w:b/>
            <w:bCs/>
            <w:kern w:val="0"/>
            <w:sz w:val="27"/>
            <w:szCs w:val="27"/>
          </w:rPr>
          <w:t>多图</w:t>
        </w:r>
        <w:r w:rsidRPr="00345438">
          <w:rPr>
            <w:rFonts w:ascii="Verdana" w:eastAsia="宋体" w:hAnsi="Verdana" w:cs="宋体"/>
            <w:b/>
            <w:bCs/>
            <w:kern w:val="0"/>
            <w:sz w:val="27"/>
            <w:szCs w:val="27"/>
          </w:rPr>
          <w:t>]</w:t>
        </w:r>
        <w:proofErr w:type="spellStart"/>
        <w:r w:rsidRPr="00345438">
          <w:rPr>
            <w:rFonts w:ascii="Verdana" w:eastAsia="宋体" w:hAnsi="Verdana" w:cs="宋体"/>
            <w:b/>
            <w:bCs/>
            <w:kern w:val="0"/>
            <w:sz w:val="27"/>
            <w:szCs w:val="27"/>
          </w:rPr>
          <w:t>Ubuntu</w:t>
        </w:r>
        <w:proofErr w:type="spellEnd"/>
        <w:r w:rsidRPr="00345438">
          <w:rPr>
            <w:rFonts w:ascii="Verdana" w:eastAsia="宋体" w:hAnsi="Verdana" w:cs="宋体"/>
            <w:b/>
            <w:bCs/>
            <w:kern w:val="0"/>
            <w:sz w:val="27"/>
            <w:szCs w:val="27"/>
          </w:rPr>
          <w:t xml:space="preserve"> 11.10 </w:t>
        </w:r>
        <w:r w:rsidRPr="00345438">
          <w:rPr>
            <w:rFonts w:ascii="Verdana" w:eastAsia="宋体" w:hAnsi="Verdana" w:cs="宋体"/>
            <w:b/>
            <w:bCs/>
            <w:kern w:val="0"/>
            <w:sz w:val="27"/>
            <w:szCs w:val="27"/>
          </w:rPr>
          <w:t>安装方法全程记录</w:t>
        </w:r>
      </w:ins>
    </w:p>
    <w:p w:rsidR="00345438" w:rsidRPr="00345438" w:rsidRDefault="00345438" w:rsidP="00345438">
      <w:pPr>
        <w:widowControl/>
        <w:wordWrap w:val="0"/>
        <w:spacing w:after="240" w:line="360" w:lineRule="auto"/>
        <w:jc w:val="left"/>
        <w:rPr>
          <w:ins w:id="3" w:author="Unknown"/>
          <w:rFonts w:ascii="Verdana" w:eastAsia="宋体" w:hAnsi="Verdana" w:cs="宋体"/>
          <w:kern w:val="0"/>
          <w:sz w:val="16"/>
          <w:szCs w:val="16"/>
        </w:rPr>
      </w:pPr>
      <w:ins w:id="4" w:author="Unknown">
        <w:r w:rsidRPr="00345438">
          <w:rPr>
            <w:rFonts w:ascii="Verdana" w:eastAsia="宋体" w:hAnsi="Verdana" w:cs="宋体"/>
            <w:b/>
            <w:bCs/>
            <w:kern w:val="0"/>
            <w:sz w:val="16"/>
            <w:szCs w:val="16"/>
          </w:rPr>
          <w:t>感谢</w:t>
        </w:r>
        <w:r w:rsidR="002B603C" w:rsidRPr="00345438">
          <w:rPr>
            <w:rFonts w:ascii="Verdana" w:eastAsia="宋体" w:hAnsi="Verdana" w:cs="宋体"/>
            <w:b/>
            <w:bCs/>
            <w:kern w:val="0"/>
            <w:sz w:val="16"/>
            <w:szCs w:val="16"/>
          </w:rPr>
          <w:fldChar w:fldCharType="begin"/>
        </w:r>
        <w:r w:rsidRPr="00345438">
          <w:rPr>
            <w:rFonts w:ascii="Verdana" w:eastAsia="宋体" w:hAnsi="Verdana" w:cs="宋体"/>
            <w:b/>
            <w:bCs/>
            <w:kern w:val="0"/>
            <w:sz w:val="16"/>
            <w:szCs w:val="16"/>
          </w:rPr>
          <w:instrText xml:space="preserve"> HYPERLINK "http://imcn.me" \t "_blank" </w:instrText>
        </w:r>
        <w:r w:rsidR="002B603C" w:rsidRPr="00345438">
          <w:rPr>
            <w:rFonts w:ascii="Verdana" w:eastAsia="宋体" w:hAnsi="Verdana" w:cs="宋体"/>
            <w:b/>
            <w:bCs/>
            <w:kern w:val="0"/>
            <w:sz w:val="16"/>
            <w:szCs w:val="16"/>
          </w:rPr>
          <w:fldChar w:fldCharType="separate"/>
        </w:r>
        <w:r w:rsidRPr="00345438">
          <w:rPr>
            <w:rFonts w:ascii="Verdana" w:eastAsia="宋体" w:hAnsi="Verdana" w:cs="宋体"/>
            <w:b/>
            <w:bCs/>
            <w:color w:val="003366"/>
            <w:kern w:val="0"/>
            <w:sz w:val="16"/>
          </w:rPr>
          <w:t>IMCN</w:t>
        </w:r>
        <w:r w:rsidR="002B603C" w:rsidRPr="00345438">
          <w:rPr>
            <w:rFonts w:ascii="Verdana" w:eastAsia="宋体" w:hAnsi="Verdana" w:cs="宋体"/>
            <w:b/>
            <w:bCs/>
            <w:kern w:val="0"/>
            <w:sz w:val="16"/>
            <w:szCs w:val="16"/>
          </w:rPr>
          <w:fldChar w:fldCharType="end"/>
        </w:r>
        <w:r w:rsidRPr="00345438">
          <w:rPr>
            <w:rFonts w:ascii="Verdana" w:eastAsia="宋体" w:hAnsi="Verdana" w:cs="宋体"/>
            <w:b/>
            <w:bCs/>
            <w:kern w:val="0"/>
            <w:sz w:val="16"/>
            <w:szCs w:val="16"/>
          </w:rPr>
          <w:t>的投递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br/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对于很多人老鸟来说，安装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 xml:space="preserve"> </w:t>
        </w:r>
        <w:proofErr w:type="spellStart"/>
        <w:r w:rsidRPr="00345438">
          <w:rPr>
            <w:rFonts w:ascii="Verdana" w:eastAsia="宋体" w:hAnsi="Verdana" w:cs="宋体"/>
            <w:kern w:val="0"/>
            <w:sz w:val="16"/>
            <w:szCs w:val="16"/>
          </w:rPr>
          <w:t>Ubuntu</w:t>
        </w:r>
        <w:proofErr w:type="spellEnd"/>
        <w:r w:rsidRPr="00345438">
          <w:rPr>
            <w:rFonts w:ascii="Verdana" w:eastAsia="宋体" w:hAnsi="Verdana" w:cs="宋体"/>
            <w:kern w:val="0"/>
            <w:sz w:val="16"/>
            <w:szCs w:val="16"/>
          </w:rPr>
          <w:t xml:space="preserve"> 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方法太简单了，因为现在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Linux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版本的安装基本上都非常明了傻瓜式了，只有一个稍微难的地方：分区与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”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瘟到死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”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不一样。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Ubuntu11.10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与之前的版本在安装界面上基本上没有什么变化，所以很简单。</w:t>
        </w:r>
      </w:ins>
    </w:p>
    <w:p w:rsidR="00345438" w:rsidRPr="00345438" w:rsidRDefault="00345438" w:rsidP="00345438">
      <w:pPr>
        <w:widowControl/>
        <w:wordWrap w:val="0"/>
        <w:spacing w:after="240" w:line="360" w:lineRule="auto"/>
        <w:jc w:val="left"/>
        <w:rPr>
          <w:ins w:id="5" w:author="Unknown"/>
          <w:rFonts w:ascii="Verdana" w:eastAsia="宋体" w:hAnsi="Verdana" w:cs="宋体"/>
          <w:kern w:val="0"/>
          <w:sz w:val="16"/>
          <w:szCs w:val="16"/>
        </w:rPr>
      </w:pPr>
      <w:ins w:id="6" w:author="Unknown">
        <w:r w:rsidRPr="00345438">
          <w:rPr>
            <w:rFonts w:ascii="Verdana" w:eastAsia="宋体" w:hAnsi="Verdana" w:cs="宋体"/>
            <w:kern w:val="0"/>
            <w:sz w:val="16"/>
            <w:szCs w:val="16"/>
          </w:rPr>
          <w:t>首先我注明一下自己的计算机情况，我已经安装了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 xml:space="preserve"> windows </w:t>
        </w:r>
        <w:proofErr w:type="spellStart"/>
        <w:r w:rsidRPr="00345438">
          <w:rPr>
            <w:rFonts w:ascii="Verdana" w:eastAsia="宋体" w:hAnsi="Verdana" w:cs="宋体"/>
            <w:kern w:val="0"/>
            <w:sz w:val="16"/>
            <w:szCs w:val="16"/>
          </w:rPr>
          <w:t>xp</w:t>
        </w:r>
        <w:proofErr w:type="spellEnd"/>
        <w:r w:rsidRPr="00345438">
          <w:rPr>
            <w:rFonts w:ascii="Verdana" w:eastAsia="宋体" w:hAnsi="Verdana" w:cs="宋体"/>
            <w:kern w:val="0"/>
            <w:sz w:val="16"/>
            <w:szCs w:val="16"/>
          </w:rPr>
          <w:t xml:space="preserve"> 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和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 xml:space="preserve"> </w:t>
        </w:r>
        <w:r w:rsidRPr="00345438">
          <w:rPr>
            <w:rFonts w:ascii="Verdana" w:eastAsia="宋体" w:hAnsi="Verdana" w:cs="宋体"/>
            <w:kern w:val="0"/>
            <w:sz w:val="16"/>
          </w:rPr>
          <w:t>Fedora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 xml:space="preserve"> 15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系统，现在我要删除</w:t>
        </w:r>
        <w:r w:rsidRPr="00345438">
          <w:rPr>
            <w:rFonts w:ascii="Verdana" w:eastAsia="宋体" w:hAnsi="Verdana" w:cs="宋体"/>
            <w:kern w:val="0"/>
            <w:sz w:val="16"/>
          </w:rPr>
          <w:t>Fedora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 xml:space="preserve"> 15 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换成</w:t>
        </w:r>
        <w:proofErr w:type="spellStart"/>
        <w:r w:rsidRPr="00345438">
          <w:rPr>
            <w:rFonts w:ascii="Verdana" w:eastAsia="宋体" w:hAnsi="Verdana" w:cs="宋体"/>
            <w:kern w:val="0"/>
            <w:sz w:val="16"/>
          </w:rPr>
          <w:t>Ubuntu</w:t>
        </w:r>
        <w:proofErr w:type="spellEnd"/>
        <w:r w:rsidRPr="00345438">
          <w:rPr>
            <w:rFonts w:ascii="Verdana" w:eastAsia="宋体" w:hAnsi="Verdana" w:cs="宋体"/>
            <w:kern w:val="0"/>
            <w:sz w:val="16"/>
            <w:szCs w:val="16"/>
          </w:rPr>
          <w:t xml:space="preserve"> 11.10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。</w:t>
        </w:r>
      </w:ins>
    </w:p>
    <w:p w:rsidR="00345438" w:rsidRPr="00345438" w:rsidRDefault="00345438" w:rsidP="00345438">
      <w:pPr>
        <w:widowControl/>
        <w:wordWrap w:val="0"/>
        <w:spacing w:after="240" w:line="360" w:lineRule="auto"/>
        <w:jc w:val="left"/>
        <w:rPr>
          <w:ins w:id="7" w:author="Unknown"/>
          <w:rFonts w:ascii="Verdana" w:eastAsia="宋体" w:hAnsi="Verdana" w:cs="宋体"/>
          <w:kern w:val="0"/>
          <w:sz w:val="16"/>
          <w:szCs w:val="16"/>
        </w:rPr>
      </w:pPr>
      <w:ins w:id="8" w:author="Unknown">
        <w:r w:rsidRPr="00345438">
          <w:rPr>
            <w:rFonts w:ascii="Verdana" w:eastAsia="宋体" w:hAnsi="Verdana" w:cs="宋体"/>
            <w:kern w:val="0"/>
            <w:sz w:val="16"/>
            <w:szCs w:val="16"/>
          </w:rPr>
          <w:t>我直接制作了一个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U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盘启动盘安装，这样安装比较快。制作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U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盘启动盘的方法请参看：</w:t>
        </w:r>
        <w:proofErr w:type="spellStart"/>
        <w:r w:rsidRPr="00345438">
          <w:rPr>
            <w:rFonts w:ascii="Verdana" w:eastAsia="宋体" w:hAnsi="Verdana" w:cs="宋体"/>
            <w:kern w:val="0"/>
            <w:sz w:val="16"/>
            <w:szCs w:val="16"/>
          </w:rPr>
          <w:t>UNetbootin</w:t>
        </w:r>
        <w:proofErr w:type="spellEnd"/>
        <w:r w:rsidRPr="00345438">
          <w:rPr>
            <w:rFonts w:ascii="Verdana" w:eastAsia="宋体" w:hAnsi="Verdana" w:cs="宋体"/>
            <w:kern w:val="0"/>
            <w:sz w:val="16"/>
            <w:szCs w:val="16"/>
          </w:rPr>
          <w:t>制作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u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盘启动安装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 xml:space="preserve"> ubuntu11.04(</w:t>
        </w:r>
        <w:proofErr w:type="spellStart"/>
        <w:r w:rsidRPr="00345438">
          <w:rPr>
            <w:rFonts w:ascii="Verdana" w:eastAsia="宋体" w:hAnsi="Verdana" w:cs="宋体"/>
            <w:kern w:val="0"/>
            <w:sz w:val="16"/>
            <w:szCs w:val="16"/>
          </w:rPr>
          <w:t>ubuntu</w:t>
        </w:r>
        <w:proofErr w:type="spellEnd"/>
        <w:r w:rsidRPr="00345438">
          <w:rPr>
            <w:rFonts w:ascii="Verdana" w:eastAsia="宋体" w:hAnsi="Verdana" w:cs="宋体"/>
            <w:kern w:val="0"/>
            <w:sz w:val="16"/>
            <w:szCs w:val="16"/>
          </w:rPr>
          <w:t xml:space="preserve"> 11.10 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同理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)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br/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制作好之后，插好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u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盘，设置好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Bios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从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u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盘启动，然后启动计算机，直接使用默认：回车，进入试用模式，点击桌面的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“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安装</w:t>
        </w:r>
        <w:proofErr w:type="spellStart"/>
        <w:r w:rsidRPr="00345438">
          <w:rPr>
            <w:rFonts w:ascii="Verdana" w:eastAsia="宋体" w:hAnsi="Verdana" w:cs="宋体"/>
            <w:kern w:val="0"/>
            <w:sz w:val="16"/>
            <w:szCs w:val="16"/>
          </w:rPr>
          <w:t>ubuntu</w:t>
        </w:r>
        <w:proofErr w:type="spellEnd"/>
        <w:r w:rsidRPr="00345438">
          <w:rPr>
            <w:rFonts w:ascii="Verdana" w:eastAsia="宋体" w:hAnsi="Verdana" w:cs="宋体"/>
            <w:kern w:val="0"/>
            <w:sz w:val="16"/>
            <w:szCs w:val="16"/>
          </w:rPr>
          <w:t>”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按钮：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br/>
          <w:t>1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、语言选择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“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中文简体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”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，点击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“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继续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”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：</w:t>
        </w:r>
      </w:ins>
    </w:p>
    <w:p w:rsidR="00345438" w:rsidRPr="00345438" w:rsidRDefault="00345438" w:rsidP="00345438">
      <w:pPr>
        <w:widowControl/>
        <w:wordWrap w:val="0"/>
        <w:spacing w:line="360" w:lineRule="auto"/>
        <w:jc w:val="left"/>
        <w:rPr>
          <w:ins w:id="9" w:author="Unknown"/>
          <w:rFonts w:ascii="Verdana" w:eastAsia="宋体" w:hAnsi="Verdana" w:cs="宋体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kern w:val="0"/>
          <w:sz w:val="16"/>
          <w:szCs w:val="16"/>
        </w:rPr>
        <w:lastRenderedPageBreak/>
        <w:drawing>
          <wp:inline distT="0" distB="0" distL="0" distR="0">
            <wp:extent cx="5793740" cy="4389120"/>
            <wp:effectExtent l="19050" t="0" r="0" b="0"/>
            <wp:docPr id="14" name="图片 14" descr="ubuntu11.10l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ubuntu11.10la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438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438" w:rsidRPr="00345438" w:rsidRDefault="00345438" w:rsidP="00345438">
      <w:pPr>
        <w:widowControl/>
        <w:wordWrap w:val="0"/>
        <w:spacing w:after="240" w:line="360" w:lineRule="auto"/>
        <w:jc w:val="left"/>
        <w:rPr>
          <w:ins w:id="10" w:author="Unknown"/>
          <w:rFonts w:ascii="Verdana" w:eastAsia="宋体" w:hAnsi="Verdana" w:cs="宋体"/>
          <w:kern w:val="0"/>
          <w:sz w:val="16"/>
          <w:szCs w:val="16"/>
        </w:rPr>
      </w:pPr>
      <w:ins w:id="11" w:author="Unknown">
        <w:r w:rsidRPr="00345438">
          <w:rPr>
            <w:rFonts w:ascii="Verdana" w:eastAsia="宋体" w:hAnsi="Verdana" w:cs="宋体"/>
            <w:kern w:val="0"/>
            <w:sz w:val="16"/>
            <w:szCs w:val="16"/>
          </w:rPr>
          <w:t>ubuntu11.10lang</w:t>
        </w:r>
      </w:ins>
    </w:p>
    <w:p w:rsidR="00345438" w:rsidRPr="00345438" w:rsidRDefault="00345438" w:rsidP="00345438">
      <w:pPr>
        <w:widowControl/>
        <w:wordWrap w:val="0"/>
        <w:spacing w:after="240" w:line="360" w:lineRule="auto"/>
        <w:jc w:val="left"/>
        <w:rPr>
          <w:ins w:id="12" w:author="Unknown"/>
          <w:rFonts w:ascii="Verdana" w:eastAsia="宋体" w:hAnsi="Verdana" w:cs="宋体"/>
          <w:kern w:val="0"/>
          <w:sz w:val="16"/>
          <w:szCs w:val="16"/>
        </w:rPr>
      </w:pPr>
      <w:ins w:id="13" w:author="Unknown">
        <w:r w:rsidRPr="00345438">
          <w:rPr>
            <w:rFonts w:ascii="Verdana" w:eastAsia="宋体" w:hAnsi="Verdana" w:cs="宋体"/>
            <w:kern w:val="0"/>
            <w:sz w:val="16"/>
            <w:szCs w:val="16"/>
          </w:rPr>
          <w:t>2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、这个界面是现实你计算机的状态，下面有两个选项，如果你的网速较慢，建议不要选择，点击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“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继续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”</w:t>
        </w:r>
      </w:ins>
    </w:p>
    <w:p w:rsidR="00345438" w:rsidRPr="00345438" w:rsidRDefault="00345438" w:rsidP="00345438">
      <w:pPr>
        <w:widowControl/>
        <w:wordWrap w:val="0"/>
        <w:spacing w:line="360" w:lineRule="auto"/>
        <w:jc w:val="left"/>
        <w:rPr>
          <w:ins w:id="14" w:author="Unknown"/>
          <w:rFonts w:ascii="Verdana" w:eastAsia="宋体" w:hAnsi="Verdana" w:cs="宋体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kern w:val="0"/>
          <w:sz w:val="16"/>
          <w:szCs w:val="16"/>
        </w:rPr>
        <w:lastRenderedPageBreak/>
        <w:drawing>
          <wp:inline distT="0" distB="0" distL="0" distR="0">
            <wp:extent cx="5793740" cy="4337685"/>
            <wp:effectExtent l="19050" t="0" r="0" b="0"/>
            <wp:docPr id="15" name="图片 15" descr="ubuntu11.10install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ubuntu11.10install0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4337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438" w:rsidRPr="00345438" w:rsidRDefault="00345438" w:rsidP="00345438">
      <w:pPr>
        <w:widowControl/>
        <w:wordWrap w:val="0"/>
        <w:spacing w:after="240" w:line="360" w:lineRule="auto"/>
        <w:jc w:val="left"/>
        <w:rPr>
          <w:ins w:id="15" w:author="Unknown"/>
          <w:rFonts w:ascii="Verdana" w:eastAsia="宋体" w:hAnsi="Verdana" w:cs="宋体"/>
          <w:kern w:val="0"/>
          <w:sz w:val="16"/>
          <w:szCs w:val="16"/>
        </w:rPr>
      </w:pPr>
      <w:ins w:id="16" w:author="Unknown">
        <w:r w:rsidRPr="00345438">
          <w:rPr>
            <w:rFonts w:ascii="Verdana" w:eastAsia="宋体" w:hAnsi="Verdana" w:cs="宋体"/>
            <w:kern w:val="0"/>
            <w:sz w:val="16"/>
            <w:szCs w:val="16"/>
          </w:rPr>
          <w:t>ubuntu11.10install02</w:t>
        </w:r>
      </w:ins>
    </w:p>
    <w:p w:rsidR="00345438" w:rsidRPr="00345438" w:rsidRDefault="00345438" w:rsidP="00345438">
      <w:pPr>
        <w:widowControl/>
        <w:wordWrap w:val="0"/>
        <w:spacing w:after="240" w:line="360" w:lineRule="auto"/>
        <w:jc w:val="left"/>
        <w:rPr>
          <w:ins w:id="17" w:author="Unknown"/>
          <w:rFonts w:ascii="Verdana" w:eastAsia="宋体" w:hAnsi="Verdana" w:cs="宋体"/>
          <w:kern w:val="0"/>
          <w:sz w:val="16"/>
          <w:szCs w:val="16"/>
        </w:rPr>
      </w:pPr>
      <w:ins w:id="18" w:author="Unknown">
        <w:r w:rsidRPr="00345438">
          <w:rPr>
            <w:rFonts w:ascii="Verdana" w:eastAsia="宋体" w:hAnsi="Verdana" w:cs="宋体"/>
            <w:kern w:val="0"/>
            <w:sz w:val="16"/>
            <w:szCs w:val="16"/>
          </w:rPr>
          <w:t>3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、这里要注意了，因为不同的选择会对计算机硬盘数据造成不同的后果，因为我要保留我的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 xml:space="preserve">windows XP 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系统，而且需要删除我已经安装的</w:t>
        </w:r>
        <w:r w:rsidRPr="00345438">
          <w:rPr>
            <w:rFonts w:ascii="Verdana" w:eastAsia="宋体" w:hAnsi="Verdana" w:cs="宋体"/>
            <w:kern w:val="0"/>
            <w:sz w:val="16"/>
          </w:rPr>
          <w:t>Fedora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 xml:space="preserve"> 15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系统，所以我选择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“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其他选项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”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，我建议你们都选择这个，自己手动分区：然后选择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“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继续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”</w:t>
        </w:r>
      </w:ins>
    </w:p>
    <w:p w:rsidR="00345438" w:rsidRPr="00345438" w:rsidRDefault="00345438" w:rsidP="00345438">
      <w:pPr>
        <w:widowControl/>
        <w:wordWrap w:val="0"/>
        <w:spacing w:line="360" w:lineRule="auto"/>
        <w:jc w:val="left"/>
        <w:rPr>
          <w:ins w:id="19" w:author="Unknown"/>
          <w:rFonts w:ascii="Verdana" w:eastAsia="宋体" w:hAnsi="Verdana" w:cs="宋体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kern w:val="0"/>
          <w:sz w:val="16"/>
          <w:szCs w:val="16"/>
        </w:rPr>
        <w:lastRenderedPageBreak/>
        <w:drawing>
          <wp:inline distT="0" distB="0" distL="0" distR="0">
            <wp:extent cx="5793740" cy="3716020"/>
            <wp:effectExtent l="19050" t="0" r="0" b="0"/>
            <wp:docPr id="16" name="图片 16" descr="ubuntu11.10install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ubuntu11.10install0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371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438" w:rsidRPr="00345438" w:rsidRDefault="00345438" w:rsidP="00345438">
      <w:pPr>
        <w:widowControl/>
        <w:wordWrap w:val="0"/>
        <w:spacing w:after="240" w:line="360" w:lineRule="auto"/>
        <w:jc w:val="left"/>
        <w:rPr>
          <w:ins w:id="20" w:author="Unknown"/>
          <w:rFonts w:ascii="Verdana" w:eastAsia="宋体" w:hAnsi="Verdana" w:cs="宋体"/>
          <w:kern w:val="0"/>
          <w:sz w:val="16"/>
          <w:szCs w:val="16"/>
        </w:rPr>
      </w:pPr>
      <w:ins w:id="21" w:author="Unknown">
        <w:r w:rsidRPr="00345438">
          <w:rPr>
            <w:rFonts w:ascii="Verdana" w:eastAsia="宋体" w:hAnsi="Verdana" w:cs="宋体"/>
            <w:kern w:val="0"/>
            <w:sz w:val="16"/>
            <w:szCs w:val="16"/>
          </w:rPr>
          <w:t>ubuntu11.10install03</w:t>
        </w:r>
      </w:ins>
    </w:p>
    <w:p w:rsidR="00345438" w:rsidRPr="00345438" w:rsidRDefault="00345438" w:rsidP="00345438">
      <w:pPr>
        <w:widowControl/>
        <w:wordWrap w:val="0"/>
        <w:spacing w:after="240" w:line="360" w:lineRule="auto"/>
        <w:jc w:val="left"/>
        <w:rPr>
          <w:ins w:id="22" w:author="Unknown"/>
          <w:rFonts w:ascii="Verdana" w:eastAsia="宋体" w:hAnsi="Verdana" w:cs="宋体"/>
          <w:kern w:val="0"/>
          <w:sz w:val="16"/>
          <w:szCs w:val="16"/>
        </w:rPr>
      </w:pPr>
      <w:ins w:id="23" w:author="Unknown">
        <w:r w:rsidRPr="00345438">
          <w:rPr>
            <w:rFonts w:ascii="Verdana" w:eastAsia="宋体" w:hAnsi="Verdana" w:cs="宋体"/>
            <w:kern w:val="0"/>
            <w:sz w:val="16"/>
            <w:szCs w:val="16"/>
          </w:rPr>
          <w:t>4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、现在我们看到的是硬盘分区情况，我要删除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Fedora 15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是安装在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sda8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这个分区上，使用我要选择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sda8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，然后选择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“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更改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”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，新建就点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“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新建分区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”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，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“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添加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”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分区，还有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“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删除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”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分区。</w:t>
        </w:r>
      </w:ins>
    </w:p>
    <w:p w:rsidR="00345438" w:rsidRPr="00345438" w:rsidRDefault="00345438" w:rsidP="00345438">
      <w:pPr>
        <w:widowControl/>
        <w:wordWrap w:val="0"/>
        <w:spacing w:line="360" w:lineRule="auto"/>
        <w:jc w:val="left"/>
        <w:rPr>
          <w:ins w:id="24" w:author="Unknown"/>
          <w:rFonts w:ascii="Verdana" w:eastAsia="宋体" w:hAnsi="Verdana" w:cs="宋体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kern w:val="0"/>
          <w:sz w:val="16"/>
          <w:szCs w:val="16"/>
        </w:rPr>
        <w:drawing>
          <wp:inline distT="0" distB="0" distL="0" distR="0">
            <wp:extent cx="5793740" cy="3730625"/>
            <wp:effectExtent l="19050" t="0" r="0" b="0"/>
            <wp:docPr id="17" name="图片 17" descr="ubuntu11.10install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ubuntu11.10install0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373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438" w:rsidRPr="00345438" w:rsidRDefault="00345438" w:rsidP="00345438">
      <w:pPr>
        <w:widowControl/>
        <w:wordWrap w:val="0"/>
        <w:spacing w:after="240" w:line="360" w:lineRule="auto"/>
        <w:jc w:val="left"/>
        <w:rPr>
          <w:ins w:id="25" w:author="Unknown"/>
          <w:rFonts w:ascii="Verdana" w:eastAsia="宋体" w:hAnsi="Verdana" w:cs="宋体"/>
          <w:kern w:val="0"/>
          <w:sz w:val="16"/>
          <w:szCs w:val="16"/>
        </w:rPr>
      </w:pPr>
      <w:ins w:id="26" w:author="Unknown">
        <w:r w:rsidRPr="00345438">
          <w:rPr>
            <w:rFonts w:ascii="Verdana" w:eastAsia="宋体" w:hAnsi="Verdana" w:cs="宋体"/>
            <w:kern w:val="0"/>
            <w:sz w:val="16"/>
            <w:szCs w:val="16"/>
          </w:rPr>
          <w:lastRenderedPageBreak/>
          <w:t>ubuntu11.10install05</w:t>
        </w:r>
      </w:ins>
    </w:p>
    <w:p w:rsidR="00345438" w:rsidRPr="00345438" w:rsidRDefault="00345438" w:rsidP="00345438">
      <w:pPr>
        <w:widowControl/>
        <w:wordWrap w:val="0"/>
        <w:spacing w:after="240" w:line="360" w:lineRule="auto"/>
        <w:jc w:val="left"/>
        <w:rPr>
          <w:ins w:id="27" w:author="Unknown"/>
          <w:rFonts w:ascii="Verdana" w:eastAsia="宋体" w:hAnsi="Verdana" w:cs="宋体"/>
          <w:kern w:val="0"/>
          <w:sz w:val="16"/>
          <w:szCs w:val="16"/>
        </w:rPr>
      </w:pPr>
      <w:ins w:id="28" w:author="Unknown">
        <w:r w:rsidRPr="00345438">
          <w:rPr>
            <w:rFonts w:ascii="Verdana" w:eastAsia="宋体" w:hAnsi="Verdana" w:cs="宋体"/>
            <w:kern w:val="0"/>
            <w:sz w:val="16"/>
            <w:szCs w:val="16"/>
          </w:rPr>
          <w:t>5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、我选择了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“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更改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”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分区，做系统根目录，照图设置，点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“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继续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”</w:t>
        </w:r>
      </w:ins>
    </w:p>
    <w:p w:rsidR="00345438" w:rsidRPr="00345438" w:rsidRDefault="00345438" w:rsidP="00345438">
      <w:pPr>
        <w:widowControl/>
        <w:wordWrap w:val="0"/>
        <w:spacing w:line="360" w:lineRule="auto"/>
        <w:jc w:val="left"/>
        <w:rPr>
          <w:ins w:id="29" w:author="Unknown"/>
          <w:rFonts w:ascii="Verdana" w:eastAsia="宋体" w:hAnsi="Verdana" w:cs="宋体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kern w:val="0"/>
          <w:sz w:val="16"/>
          <w:szCs w:val="16"/>
        </w:rPr>
        <w:drawing>
          <wp:inline distT="0" distB="0" distL="0" distR="0">
            <wp:extent cx="5793740" cy="3694430"/>
            <wp:effectExtent l="19050" t="0" r="0" b="0"/>
            <wp:docPr id="18" name="图片 18" descr="ubuntu11.10install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buntu11.10install0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369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438" w:rsidRPr="00345438" w:rsidRDefault="00345438" w:rsidP="00345438">
      <w:pPr>
        <w:widowControl/>
        <w:wordWrap w:val="0"/>
        <w:spacing w:after="240" w:line="360" w:lineRule="auto"/>
        <w:jc w:val="left"/>
        <w:rPr>
          <w:ins w:id="30" w:author="Unknown"/>
          <w:rFonts w:ascii="Verdana" w:eastAsia="宋体" w:hAnsi="Verdana" w:cs="宋体"/>
          <w:kern w:val="0"/>
          <w:sz w:val="16"/>
          <w:szCs w:val="16"/>
        </w:rPr>
      </w:pPr>
      <w:ins w:id="31" w:author="Unknown">
        <w:r w:rsidRPr="00345438">
          <w:rPr>
            <w:rFonts w:ascii="Verdana" w:eastAsia="宋体" w:hAnsi="Verdana" w:cs="宋体"/>
            <w:kern w:val="0"/>
            <w:sz w:val="16"/>
            <w:szCs w:val="16"/>
          </w:rPr>
          <w:t>ubuntu11.10install06</w:t>
        </w:r>
      </w:ins>
    </w:p>
    <w:p w:rsidR="00345438" w:rsidRPr="00345438" w:rsidRDefault="00345438" w:rsidP="00345438">
      <w:pPr>
        <w:widowControl/>
        <w:wordWrap w:val="0"/>
        <w:spacing w:after="240" w:line="360" w:lineRule="auto"/>
        <w:jc w:val="left"/>
        <w:rPr>
          <w:ins w:id="32" w:author="Unknown"/>
          <w:rFonts w:ascii="Verdana" w:eastAsia="宋体" w:hAnsi="Verdana" w:cs="宋体"/>
          <w:kern w:val="0"/>
          <w:sz w:val="16"/>
          <w:szCs w:val="16"/>
        </w:rPr>
      </w:pPr>
      <w:ins w:id="33" w:author="Unknown">
        <w:r w:rsidRPr="00345438">
          <w:rPr>
            <w:rFonts w:ascii="Verdana" w:eastAsia="宋体" w:hAnsi="Verdana" w:cs="宋体"/>
            <w:kern w:val="0"/>
            <w:sz w:val="16"/>
            <w:szCs w:val="16"/>
          </w:rPr>
          <w:t>6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、点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“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现在安装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”</w:t>
        </w:r>
      </w:ins>
    </w:p>
    <w:p w:rsidR="00345438" w:rsidRPr="00345438" w:rsidRDefault="00345438" w:rsidP="00345438">
      <w:pPr>
        <w:widowControl/>
        <w:wordWrap w:val="0"/>
        <w:spacing w:line="360" w:lineRule="auto"/>
        <w:jc w:val="left"/>
        <w:rPr>
          <w:ins w:id="34" w:author="Unknown"/>
          <w:rFonts w:ascii="Verdana" w:eastAsia="宋体" w:hAnsi="Verdana" w:cs="宋体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kern w:val="0"/>
          <w:sz w:val="16"/>
          <w:szCs w:val="16"/>
        </w:rPr>
        <w:lastRenderedPageBreak/>
        <w:drawing>
          <wp:inline distT="0" distB="0" distL="0" distR="0">
            <wp:extent cx="5793740" cy="3649980"/>
            <wp:effectExtent l="19050" t="0" r="0" b="0"/>
            <wp:docPr id="19" name="图片 19" descr="ubuntu11.10install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buntu11.10install0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3649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438" w:rsidRPr="00345438" w:rsidRDefault="00345438" w:rsidP="00345438">
      <w:pPr>
        <w:widowControl/>
        <w:wordWrap w:val="0"/>
        <w:spacing w:after="240" w:line="360" w:lineRule="auto"/>
        <w:jc w:val="left"/>
        <w:rPr>
          <w:ins w:id="35" w:author="Unknown"/>
          <w:rFonts w:ascii="Verdana" w:eastAsia="宋体" w:hAnsi="Verdana" w:cs="宋体"/>
          <w:kern w:val="0"/>
          <w:sz w:val="16"/>
          <w:szCs w:val="16"/>
        </w:rPr>
      </w:pPr>
      <w:ins w:id="36" w:author="Unknown">
        <w:r w:rsidRPr="00345438">
          <w:rPr>
            <w:rFonts w:ascii="Verdana" w:eastAsia="宋体" w:hAnsi="Verdana" w:cs="宋体"/>
            <w:kern w:val="0"/>
            <w:sz w:val="16"/>
            <w:szCs w:val="16"/>
          </w:rPr>
          <w:t>ubuntu11.10install08</w:t>
        </w:r>
      </w:ins>
    </w:p>
    <w:p w:rsidR="00345438" w:rsidRPr="00345438" w:rsidRDefault="00345438" w:rsidP="00345438">
      <w:pPr>
        <w:widowControl/>
        <w:wordWrap w:val="0"/>
        <w:spacing w:after="240" w:line="360" w:lineRule="auto"/>
        <w:jc w:val="left"/>
        <w:rPr>
          <w:ins w:id="37" w:author="Unknown"/>
          <w:rFonts w:ascii="Verdana" w:eastAsia="宋体" w:hAnsi="Verdana" w:cs="宋体"/>
          <w:kern w:val="0"/>
          <w:sz w:val="16"/>
          <w:szCs w:val="16"/>
        </w:rPr>
      </w:pPr>
      <w:ins w:id="38" w:author="Unknown">
        <w:r w:rsidRPr="00345438">
          <w:rPr>
            <w:rFonts w:ascii="Verdana" w:eastAsia="宋体" w:hAnsi="Verdana" w:cs="宋体"/>
            <w:kern w:val="0"/>
            <w:sz w:val="16"/>
            <w:szCs w:val="16"/>
          </w:rPr>
          <w:t>7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、系统开始格式硬盘</w:t>
        </w:r>
      </w:ins>
    </w:p>
    <w:p w:rsidR="00345438" w:rsidRPr="00345438" w:rsidRDefault="00345438" w:rsidP="00345438">
      <w:pPr>
        <w:widowControl/>
        <w:wordWrap w:val="0"/>
        <w:spacing w:line="360" w:lineRule="auto"/>
        <w:jc w:val="left"/>
        <w:rPr>
          <w:ins w:id="39" w:author="Unknown"/>
          <w:rFonts w:ascii="Verdana" w:eastAsia="宋体" w:hAnsi="Verdana" w:cs="宋体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kern w:val="0"/>
          <w:sz w:val="16"/>
          <w:szCs w:val="16"/>
        </w:rPr>
        <w:lastRenderedPageBreak/>
        <w:drawing>
          <wp:inline distT="0" distB="0" distL="0" distR="0">
            <wp:extent cx="5793740" cy="4250055"/>
            <wp:effectExtent l="19050" t="0" r="0" b="0"/>
            <wp:docPr id="20" name="图片 20" descr="ubuntu11.10install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ubuntu11.10install0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4250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438" w:rsidRPr="00345438" w:rsidRDefault="00345438" w:rsidP="00345438">
      <w:pPr>
        <w:widowControl/>
        <w:wordWrap w:val="0"/>
        <w:spacing w:after="240" w:line="360" w:lineRule="auto"/>
        <w:jc w:val="left"/>
        <w:rPr>
          <w:ins w:id="40" w:author="Unknown"/>
          <w:rFonts w:ascii="Verdana" w:eastAsia="宋体" w:hAnsi="Verdana" w:cs="宋体"/>
          <w:kern w:val="0"/>
          <w:sz w:val="16"/>
          <w:szCs w:val="16"/>
        </w:rPr>
      </w:pPr>
      <w:ins w:id="41" w:author="Unknown">
        <w:r w:rsidRPr="00345438">
          <w:rPr>
            <w:rFonts w:ascii="Verdana" w:eastAsia="宋体" w:hAnsi="Verdana" w:cs="宋体"/>
            <w:kern w:val="0"/>
            <w:sz w:val="16"/>
            <w:szCs w:val="16"/>
          </w:rPr>
          <w:t>ubuntu11.10install09</w:t>
        </w:r>
      </w:ins>
    </w:p>
    <w:p w:rsidR="00345438" w:rsidRPr="00345438" w:rsidRDefault="00345438" w:rsidP="00345438">
      <w:pPr>
        <w:widowControl/>
        <w:wordWrap w:val="0"/>
        <w:spacing w:after="240" w:line="360" w:lineRule="auto"/>
        <w:jc w:val="left"/>
        <w:rPr>
          <w:ins w:id="42" w:author="Unknown"/>
          <w:rFonts w:ascii="Verdana" w:eastAsia="宋体" w:hAnsi="Verdana" w:cs="宋体"/>
          <w:kern w:val="0"/>
          <w:sz w:val="16"/>
          <w:szCs w:val="16"/>
        </w:rPr>
      </w:pPr>
      <w:ins w:id="43" w:author="Unknown">
        <w:r w:rsidRPr="00345438">
          <w:rPr>
            <w:rFonts w:ascii="Verdana" w:eastAsia="宋体" w:hAnsi="Verdana" w:cs="宋体"/>
            <w:kern w:val="0"/>
            <w:sz w:val="16"/>
            <w:szCs w:val="16"/>
          </w:rPr>
          <w:t>8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、这里直接点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“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继续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”</w:t>
        </w:r>
      </w:ins>
    </w:p>
    <w:p w:rsidR="00345438" w:rsidRPr="00345438" w:rsidRDefault="00345438" w:rsidP="00345438">
      <w:pPr>
        <w:widowControl/>
        <w:wordWrap w:val="0"/>
        <w:spacing w:line="360" w:lineRule="auto"/>
        <w:jc w:val="left"/>
        <w:rPr>
          <w:ins w:id="44" w:author="Unknown"/>
          <w:rFonts w:ascii="Verdana" w:eastAsia="宋体" w:hAnsi="Verdana" w:cs="宋体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kern w:val="0"/>
          <w:sz w:val="16"/>
          <w:szCs w:val="16"/>
        </w:rPr>
        <w:lastRenderedPageBreak/>
        <w:drawing>
          <wp:inline distT="0" distB="0" distL="0" distR="0">
            <wp:extent cx="5793740" cy="4220845"/>
            <wp:effectExtent l="19050" t="0" r="0" b="0"/>
            <wp:docPr id="21" name="图片 21" descr="ubuntu11.10install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ubuntu11.10install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422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438" w:rsidRPr="00345438" w:rsidRDefault="00345438" w:rsidP="00345438">
      <w:pPr>
        <w:widowControl/>
        <w:wordWrap w:val="0"/>
        <w:spacing w:after="240" w:line="360" w:lineRule="auto"/>
        <w:jc w:val="left"/>
        <w:rPr>
          <w:ins w:id="45" w:author="Unknown"/>
          <w:rFonts w:ascii="Verdana" w:eastAsia="宋体" w:hAnsi="Verdana" w:cs="宋体"/>
          <w:kern w:val="0"/>
          <w:sz w:val="16"/>
          <w:szCs w:val="16"/>
        </w:rPr>
      </w:pPr>
      <w:ins w:id="46" w:author="Unknown">
        <w:r w:rsidRPr="00345438">
          <w:rPr>
            <w:rFonts w:ascii="Verdana" w:eastAsia="宋体" w:hAnsi="Verdana" w:cs="宋体"/>
            <w:kern w:val="0"/>
            <w:sz w:val="16"/>
            <w:szCs w:val="16"/>
          </w:rPr>
          <w:t>ubuntu11.10install10</w:t>
        </w:r>
      </w:ins>
    </w:p>
    <w:p w:rsidR="00345438" w:rsidRPr="00345438" w:rsidRDefault="00345438" w:rsidP="00345438">
      <w:pPr>
        <w:widowControl/>
        <w:wordWrap w:val="0"/>
        <w:spacing w:after="240" w:line="360" w:lineRule="auto"/>
        <w:jc w:val="left"/>
        <w:rPr>
          <w:ins w:id="47" w:author="Unknown"/>
          <w:rFonts w:ascii="Verdana" w:eastAsia="宋体" w:hAnsi="Verdana" w:cs="宋体"/>
          <w:kern w:val="0"/>
          <w:sz w:val="16"/>
          <w:szCs w:val="16"/>
        </w:rPr>
      </w:pPr>
      <w:ins w:id="48" w:author="Unknown">
        <w:r w:rsidRPr="00345438">
          <w:rPr>
            <w:rFonts w:ascii="Verdana" w:eastAsia="宋体" w:hAnsi="Verdana" w:cs="宋体"/>
            <w:kern w:val="0"/>
            <w:sz w:val="16"/>
            <w:szCs w:val="16"/>
          </w:rPr>
          <w:t>9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、键盘布局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“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默认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”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，不用选了，点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“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继续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”</w:t>
        </w:r>
      </w:ins>
    </w:p>
    <w:p w:rsidR="00345438" w:rsidRPr="00345438" w:rsidRDefault="00345438" w:rsidP="00345438">
      <w:pPr>
        <w:widowControl/>
        <w:wordWrap w:val="0"/>
        <w:spacing w:line="360" w:lineRule="auto"/>
        <w:jc w:val="left"/>
        <w:rPr>
          <w:ins w:id="49" w:author="Unknown"/>
          <w:rFonts w:ascii="Verdana" w:eastAsia="宋体" w:hAnsi="Verdana" w:cs="宋体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kern w:val="0"/>
          <w:sz w:val="16"/>
          <w:szCs w:val="16"/>
        </w:rPr>
        <w:lastRenderedPageBreak/>
        <w:drawing>
          <wp:inline distT="0" distB="0" distL="0" distR="0">
            <wp:extent cx="5793740" cy="4162425"/>
            <wp:effectExtent l="19050" t="0" r="0" b="0"/>
            <wp:docPr id="22" name="图片 22" descr="ubuntu11.10install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ubuntu11.10install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438" w:rsidRPr="00345438" w:rsidRDefault="00345438" w:rsidP="00345438">
      <w:pPr>
        <w:widowControl/>
        <w:wordWrap w:val="0"/>
        <w:spacing w:after="240" w:line="360" w:lineRule="auto"/>
        <w:jc w:val="left"/>
        <w:rPr>
          <w:ins w:id="50" w:author="Unknown"/>
          <w:rFonts w:ascii="Verdana" w:eastAsia="宋体" w:hAnsi="Verdana" w:cs="宋体"/>
          <w:kern w:val="0"/>
          <w:sz w:val="16"/>
          <w:szCs w:val="16"/>
        </w:rPr>
      </w:pPr>
      <w:ins w:id="51" w:author="Unknown">
        <w:r w:rsidRPr="00345438">
          <w:rPr>
            <w:rFonts w:ascii="Verdana" w:eastAsia="宋体" w:hAnsi="Verdana" w:cs="宋体"/>
            <w:kern w:val="0"/>
            <w:sz w:val="16"/>
            <w:szCs w:val="16"/>
          </w:rPr>
          <w:t>ubuntu11.10install11</w:t>
        </w:r>
      </w:ins>
    </w:p>
    <w:p w:rsidR="00345438" w:rsidRPr="00345438" w:rsidRDefault="00345438" w:rsidP="00345438">
      <w:pPr>
        <w:widowControl/>
        <w:wordWrap w:val="0"/>
        <w:spacing w:after="240" w:line="360" w:lineRule="auto"/>
        <w:jc w:val="left"/>
        <w:rPr>
          <w:ins w:id="52" w:author="Unknown"/>
          <w:rFonts w:ascii="Verdana" w:eastAsia="宋体" w:hAnsi="Verdana" w:cs="宋体"/>
          <w:kern w:val="0"/>
          <w:sz w:val="16"/>
          <w:szCs w:val="16"/>
        </w:rPr>
      </w:pPr>
      <w:ins w:id="53" w:author="Unknown">
        <w:r w:rsidRPr="00345438">
          <w:rPr>
            <w:rFonts w:ascii="Verdana" w:eastAsia="宋体" w:hAnsi="Verdana" w:cs="宋体"/>
            <w:kern w:val="0"/>
            <w:sz w:val="16"/>
            <w:szCs w:val="16"/>
          </w:rPr>
          <w:t>10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、这里设置系统用户，自己设置输入就可以了</w:t>
        </w:r>
      </w:ins>
    </w:p>
    <w:p w:rsidR="00345438" w:rsidRPr="00345438" w:rsidRDefault="00345438" w:rsidP="00345438">
      <w:pPr>
        <w:widowControl/>
        <w:wordWrap w:val="0"/>
        <w:spacing w:line="360" w:lineRule="auto"/>
        <w:jc w:val="left"/>
        <w:rPr>
          <w:ins w:id="54" w:author="Unknown"/>
          <w:rFonts w:ascii="Verdana" w:eastAsia="宋体" w:hAnsi="Verdana" w:cs="宋体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kern w:val="0"/>
          <w:sz w:val="16"/>
          <w:szCs w:val="16"/>
        </w:rPr>
        <w:lastRenderedPageBreak/>
        <w:drawing>
          <wp:inline distT="0" distB="0" distL="0" distR="0">
            <wp:extent cx="5793740" cy="4279265"/>
            <wp:effectExtent l="19050" t="0" r="0" b="0"/>
            <wp:docPr id="23" name="图片 23" descr="ubuntu11.10install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ubuntu11.10install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427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438" w:rsidRPr="00345438" w:rsidRDefault="00345438" w:rsidP="00345438">
      <w:pPr>
        <w:widowControl/>
        <w:wordWrap w:val="0"/>
        <w:spacing w:after="240" w:line="360" w:lineRule="auto"/>
        <w:jc w:val="left"/>
        <w:rPr>
          <w:ins w:id="55" w:author="Unknown"/>
          <w:rFonts w:ascii="Verdana" w:eastAsia="宋体" w:hAnsi="Verdana" w:cs="宋体"/>
          <w:kern w:val="0"/>
          <w:sz w:val="16"/>
          <w:szCs w:val="16"/>
        </w:rPr>
      </w:pPr>
      <w:ins w:id="56" w:author="Unknown">
        <w:r w:rsidRPr="00345438">
          <w:rPr>
            <w:rFonts w:ascii="Verdana" w:eastAsia="宋体" w:hAnsi="Verdana" w:cs="宋体"/>
            <w:kern w:val="0"/>
            <w:sz w:val="16"/>
            <w:szCs w:val="16"/>
          </w:rPr>
          <w:t>ubuntu11.10install12</w:t>
        </w:r>
      </w:ins>
    </w:p>
    <w:p w:rsidR="00345438" w:rsidRPr="00345438" w:rsidRDefault="00345438" w:rsidP="00345438">
      <w:pPr>
        <w:widowControl/>
        <w:wordWrap w:val="0"/>
        <w:spacing w:after="240" w:line="360" w:lineRule="auto"/>
        <w:jc w:val="left"/>
        <w:rPr>
          <w:ins w:id="57" w:author="Unknown"/>
          <w:rFonts w:ascii="Verdana" w:eastAsia="宋体" w:hAnsi="Verdana" w:cs="宋体"/>
          <w:kern w:val="0"/>
          <w:sz w:val="16"/>
          <w:szCs w:val="16"/>
        </w:rPr>
      </w:pPr>
      <w:ins w:id="58" w:author="Unknown">
        <w:r w:rsidRPr="00345438">
          <w:rPr>
            <w:rFonts w:ascii="Verdana" w:eastAsia="宋体" w:hAnsi="Verdana" w:cs="宋体"/>
            <w:kern w:val="0"/>
            <w:sz w:val="16"/>
            <w:szCs w:val="16"/>
          </w:rPr>
          <w:t>11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、这个可选可不选，点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“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继续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”</w:t>
        </w:r>
      </w:ins>
    </w:p>
    <w:p w:rsidR="00345438" w:rsidRPr="00345438" w:rsidRDefault="00345438" w:rsidP="00345438">
      <w:pPr>
        <w:widowControl/>
        <w:wordWrap w:val="0"/>
        <w:spacing w:line="360" w:lineRule="auto"/>
        <w:jc w:val="left"/>
        <w:rPr>
          <w:ins w:id="59" w:author="Unknown"/>
          <w:rFonts w:ascii="Verdana" w:eastAsia="宋体" w:hAnsi="Verdana" w:cs="宋体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kern w:val="0"/>
          <w:sz w:val="16"/>
          <w:szCs w:val="16"/>
        </w:rPr>
        <w:lastRenderedPageBreak/>
        <w:drawing>
          <wp:inline distT="0" distB="0" distL="0" distR="0">
            <wp:extent cx="5793740" cy="4250055"/>
            <wp:effectExtent l="19050" t="0" r="0" b="0"/>
            <wp:docPr id="24" name="图片 24" descr="ubuntu11.10install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ubuntu11.10install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4250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438" w:rsidRPr="00345438" w:rsidRDefault="00345438" w:rsidP="00345438">
      <w:pPr>
        <w:widowControl/>
        <w:wordWrap w:val="0"/>
        <w:spacing w:after="240" w:line="360" w:lineRule="auto"/>
        <w:jc w:val="left"/>
        <w:rPr>
          <w:ins w:id="60" w:author="Unknown"/>
          <w:rFonts w:ascii="Verdana" w:eastAsia="宋体" w:hAnsi="Verdana" w:cs="宋体"/>
          <w:kern w:val="0"/>
          <w:sz w:val="16"/>
          <w:szCs w:val="16"/>
        </w:rPr>
      </w:pPr>
      <w:ins w:id="61" w:author="Unknown">
        <w:r w:rsidRPr="00345438">
          <w:rPr>
            <w:rFonts w:ascii="Verdana" w:eastAsia="宋体" w:hAnsi="Verdana" w:cs="宋体"/>
            <w:kern w:val="0"/>
            <w:sz w:val="16"/>
            <w:szCs w:val="16"/>
          </w:rPr>
          <w:t>ubuntu11.10install13</w:t>
        </w:r>
      </w:ins>
    </w:p>
    <w:p w:rsidR="00345438" w:rsidRPr="00345438" w:rsidRDefault="00345438" w:rsidP="00345438">
      <w:pPr>
        <w:widowControl/>
        <w:wordWrap w:val="0"/>
        <w:spacing w:after="240" w:line="360" w:lineRule="auto"/>
        <w:jc w:val="left"/>
        <w:rPr>
          <w:ins w:id="62" w:author="Unknown"/>
          <w:rFonts w:ascii="Verdana" w:eastAsia="宋体" w:hAnsi="Verdana" w:cs="宋体"/>
          <w:kern w:val="0"/>
          <w:sz w:val="16"/>
          <w:szCs w:val="16"/>
        </w:rPr>
      </w:pPr>
      <w:ins w:id="63" w:author="Unknown">
        <w:r w:rsidRPr="00345438">
          <w:rPr>
            <w:rFonts w:ascii="Verdana" w:eastAsia="宋体" w:hAnsi="Verdana" w:cs="宋体"/>
            <w:kern w:val="0"/>
            <w:sz w:val="16"/>
            <w:szCs w:val="16"/>
          </w:rPr>
          <w:t>12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、系统开始安装，可以喝杯茶，等安装完毕就可以了</w:t>
        </w:r>
      </w:ins>
    </w:p>
    <w:p w:rsidR="00345438" w:rsidRPr="00345438" w:rsidRDefault="00345438" w:rsidP="00345438">
      <w:pPr>
        <w:widowControl/>
        <w:wordWrap w:val="0"/>
        <w:spacing w:line="360" w:lineRule="auto"/>
        <w:jc w:val="left"/>
        <w:rPr>
          <w:ins w:id="64" w:author="Unknown"/>
          <w:rFonts w:ascii="Verdana" w:eastAsia="宋体" w:hAnsi="Verdana" w:cs="宋体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kern w:val="0"/>
          <w:sz w:val="16"/>
          <w:szCs w:val="16"/>
        </w:rPr>
        <w:lastRenderedPageBreak/>
        <w:drawing>
          <wp:inline distT="0" distB="0" distL="0" distR="0">
            <wp:extent cx="5793740" cy="4177030"/>
            <wp:effectExtent l="19050" t="0" r="0" b="0"/>
            <wp:docPr id="25" name="图片 25" descr="ubuntu11.10install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ubuntu11.10install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4177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438" w:rsidRPr="00345438" w:rsidRDefault="00345438" w:rsidP="00345438">
      <w:pPr>
        <w:widowControl/>
        <w:wordWrap w:val="0"/>
        <w:spacing w:after="240" w:line="360" w:lineRule="auto"/>
        <w:jc w:val="left"/>
        <w:rPr>
          <w:ins w:id="65" w:author="Unknown"/>
          <w:rFonts w:ascii="Verdana" w:eastAsia="宋体" w:hAnsi="Verdana" w:cs="宋体"/>
          <w:kern w:val="0"/>
          <w:sz w:val="16"/>
          <w:szCs w:val="16"/>
        </w:rPr>
      </w:pPr>
      <w:ins w:id="66" w:author="Unknown">
        <w:r w:rsidRPr="00345438">
          <w:rPr>
            <w:rFonts w:ascii="Verdana" w:eastAsia="宋体" w:hAnsi="Verdana" w:cs="宋体"/>
            <w:kern w:val="0"/>
            <w:sz w:val="16"/>
            <w:szCs w:val="16"/>
          </w:rPr>
          <w:t>ubuntu11.10install16</w:t>
        </w:r>
      </w:ins>
    </w:p>
    <w:p w:rsidR="00345438" w:rsidRPr="00345438" w:rsidRDefault="00345438" w:rsidP="00345438">
      <w:pPr>
        <w:widowControl/>
        <w:wordWrap w:val="0"/>
        <w:spacing w:after="240" w:line="360" w:lineRule="auto"/>
        <w:jc w:val="left"/>
        <w:rPr>
          <w:ins w:id="67" w:author="Unknown"/>
          <w:rFonts w:ascii="Verdana" w:eastAsia="宋体" w:hAnsi="Verdana" w:cs="宋体"/>
          <w:kern w:val="0"/>
          <w:sz w:val="16"/>
          <w:szCs w:val="16"/>
        </w:rPr>
      </w:pPr>
      <w:ins w:id="68" w:author="Unknown">
        <w:r w:rsidRPr="00345438">
          <w:rPr>
            <w:rFonts w:ascii="Verdana" w:eastAsia="宋体" w:hAnsi="Verdana" w:cs="宋体"/>
            <w:kern w:val="0"/>
            <w:sz w:val="16"/>
            <w:szCs w:val="16"/>
          </w:rPr>
          <w:t>13</w:t>
        </w:r>
        <w:r w:rsidRPr="00345438">
          <w:rPr>
            <w:rFonts w:ascii="Verdana" w:eastAsia="宋体" w:hAnsi="Verdana" w:cs="宋体"/>
            <w:kern w:val="0"/>
            <w:sz w:val="16"/>
            <w:szCs w:val="16"/>
          </w:rPr>
          <w:t>、再截一张安装界面图。</w:t>
        </w:r>
      </w:ins>
    </w:p>
    <w:p w:rsidR="00345438" w:rsidRPr="00345438" w:rsidRDefault="00345438" w:rsidP="00345438">
      <w:pPr>
        <w:widowControl/>
        <w:wordWrap w:val="0"/>
        <w:spacing w:line="360" w:lineRule="auto"/>
        <w:jc w:val="left"/>
        <w:rPr>
          <w:ins w:id="69" w:author="Unknown"/>
          <w:rFonts w:ascii="Verdana" w:eastAsia="宋体" w:hAnsi="Verdana" w:cs="宋体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kern w:val="0"/>
          <w:sz w:val="16"/>
          <w:szCs w:val="16"/>
        </w:rPr>
        <w:lastRenderedPageBreak/>
        <w:drawing>
          <wp:inline distT="0" distB="0" distL="0" distR="0">
            <wp:extent cx="5793740" cy="4169410"/>
            <wp:effectExtent l="19050" t="0" r="0" b="0"/>
            <wp:docPr id="26" name="图片 26" descr="ubuntu11.10install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ubuntu11.10install1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4169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FDB" w:rsidRDefault="00571FDB"/>
    <w:sectPr w:rsidR="00571FDB" w:rsidSect="00571FDB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674B6" w:rsidRDefault="00D674B6" w:rsidP="00A83430">
      <w:r>
        <w:separator/>
      </w:r>
    </w:p>
  </w:endnote>
  <w:endnote w:type="continuationSeparator" w:id="0">
    <w:p w:rsidR="00D674B6" w:rsidRDefault="00D674B6" w:rsidP="00A8343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83430" w:rsidRDefault="00A83430">
    <w:pPr>
      <w:pStyle w:val="a8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83430" w:rsidRDefault="00A83430">
    <w:pPr>
      <w:pStyle w:val="a8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83430" w:rsidRDefault="00A83430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674B6" w:rsidRDefault="00D674B6" w:rsidP="00A83430">
      <w:r>
        <w:separator/>
      </w:r>
    </w:p>
  </w:footnote>
  <w:footnote w:type="continuationSeparator" w:id="0">
    <w:p w:rsidR="00D674B6" w:rsidRDefault="00D674B6" w:rsidP="00A8343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83430" w:rsidRDefault="00A83430">
    <w:pPr>
      <w:pStyle w:val="a7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83430" w:rsidRDefault="00A83430" w:rsidP="00A83430">
    <w:pPr>
      <w:pStyle w:val="a7"/>
      <w:pBdr>
        <w:bottom w:val="none" w:sz="0" w:space="0" w:color="auto"/>
      </w:pBd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83430" w:rsidRDefault="00A83430">
    <w:pPr>
      <w:pStyle w:val="a7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C206E5"/>
    <w:multiLevelType w:val="multilevel"/>
    <w:tmpl w:val="41387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10F78AD"/>
    <w:multiLevelType w:val="multilevel"/>
    <w:tmpl w:val="597EB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F754B14"/>
    <w:multiLevelType w:val="multilevel"/>
    <w:tmpl w:val="02746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45438"/>
    <w:rsid w:val="00070E40"/>
    <w:rsid w:val="0024621E"/>
    <w:rsid w:val="0027597D"/>
    <w:rsid w:val="002B603C"/>
    <w:rsid w:val="00326790"/>
    <w:rsid w:val="00345438"/>
    <w:rsid w:val="00476095"/>
    <w:rsid w:val="004C5757"/>
    <w:rsid w:val="00571FDB"/>
    <w:rsid w:val="006830ED"/>
    <w:rsid w:val="006B58F4"/>
    <w:rsid w:val="007F6EA1"/>
    <w:rsid w:val="009C226F"/>
    <w:rsid w:val="00A54DCA"/>
    <w:rsid w:val="00A83430"/>
    <w:rsid w:val="00B8520E"/>
    <w:rsid w:val="00C152DD"/>
    <w:rsid w:val="00C32C2E"/>
    <w:rsid w:val="00CC72D1"/>
    <w:rsid w:val="00D3326F"/>
    <w:rsid w:val="00D674B6"/>
    <w:rsid w:val="00EC4C02"/>
    <w:rsid w:val="00FE78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1FDB"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34543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345438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345438"/>
    <w:rPr>
      <w:strike w:val="0"/>
      <w:dstrike w:val="0"/>
      <w:color w:val="003366"/>
      <w:u w:val="none"/>
      <w:effect w:val="none"/>
    </w:rPr>
  </w:style>
  <w:style w:type="character" w:styleId="a4">
    <w:name w:val="Strong"/>
    <w:basedOn w:val="a0"/>
    <w:uiPriority w:val="22"/>
    <w:qFormat/>
    <w:rsid w:val="00345438"/>
    <w:rPr>
      <w:b/>
      <w:bCs/>
    </w:rPr>
  </w:style>
  <w:style w:type="paragraph" w:styleId="a5">
    <w:name w:val="Normal (Web)"/>
    <w:basedOn w:val="a"/>
    <w:uiPriority w:val="99"/>
    <w:semiHidden/>
    <w:unhideWhenUsed/>
    <w:rsid w:val="00345438"/>
    <w:pPr>
      <w:widowControl/>
      <w:spacing w:after="24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newsblockmid2">
    <w:name w:val="newsblockmid2"/>
    <w:basedOn w:val="a0"/>
    <w:rsid w:val="00345438"/>
    <w:rPr>
      <w:vanish w:val="0"/>
      <w:webHidden w:val="0"/>
      <w:shd w:val="clear" w:color="auto" w:fill="auto"/>
      <w:specVanish w:val="0"/>
    </w:rPr>
  </w:style>
  <w:style w:type="character" w:customStyle="1" w:styleId="otherblock2">
    <w:name w:val="otherblock2"/>
    <w:basedOn w:val="a0"/>
    <w:rsid w:val="00345438"/>
    <w:rPr>
      <w:vanish w:val="0"/>
      <w:webHidden w:val="0"/>
      <w:shd w:val="clear" w:color="auto" w:fill="auto"/>
      <w:specVanish w:val="0"/>
    </w:rPr>
  </w:style>
  <w:style w:type="character" w:customStyle="1" w:styleId="midblock3">
    <w:name w:val="midblock3"/>
    <w:basedOn w:val="a0"/>
    <w:rsid w:val="00345438"/>
    <w:rPr>
      <w:vanish w:val="0"/>
      <w:webHidden w:val="0"/>
      <w:shd w:val="clear" w:color="auto" w:fill="auto"/>
      <w:specVanish w:val="0"/>
    </w:rPr>
  </w:style>
  <w:style w:type="character" w:customStyle="1" w:styleId="midblock4">
    <w:name w:val="midblock4"/>
    <w:basedOn w:val="a0"/>
    <w:rsid w:val="00345438"/>
    <w:rPr>
      <w:b/>
      <w:bCs/>
      <w:vanish w:val="0"/>
      <w:webHidden w:val="0"/>
      <w:color w:val="FFFFFF"/>
      <w:specVanish w:val="0"/>
    </w:rPr>
  </w:style>
  <w:style w:type="character" w:customStyle="1" w:styleId="wpkeywordlink">
    <w:name w:val="wp_keywordlink"/>
    <w:basedOn w:val="a0"/>
    <w:rsid w:val="00345438"/>
  </w:style>
  <w:style w:type="paragraph" w:customStyle="1" w:styleId="wp-caption-text">
    <w:name w:val="wp-caption-text"/>
    <w:basedOn w:val="a"/>
    <w:rsid w:val="00345438"/>
    <w:pPr>
      <w:widowControl/>
      <w:spacing w:after="24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z-">
    <w:name w:val="HTML Bottom of Form"/>
    <w:basedOn w:val="a"/>
    <w:next w:val="a"/>
    <w:link w:val="z-Char"/>
    <w:hidden/>
    <w:uiPriority w:val="99"/>
    <w:semiHidden/>
    <w:unhideWhenUsed/>
    <w:rsid w:val="00345438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">
    <w:name w:val="z-窗体底端 Char"/>
    <w:basedOn w:val="a0"/>
    <w:link w:val="z-"/>
    <w:uiPriority w:val="99"/>
    <w:semiHidden/>
    <w:rsid w:val="00345438"/>
    <w:rPr>
      <w:rFonts w:ascii="Arial" w:eastAsia="宋体" w:hAnsi="Arial" w:cs="Arial"/>
      <w:vanish/>
      <w:kern w:val="0"/>
      <w:sz w:val="16"/>
      <w:szCs w:val="16"/>
    </w:rPr>
  </w:style>
  <w:style w:type="character" w:customStyle="1" w:styleId="nocomment">
    <w:name w:val="nocomment"/>
    <w:basedOn w:val="a0"/>
    <w:rsid w:val="00345438"/>
  </w:style>
  <w:style w:type="paragraph" w:styleId="a6">
    <w:name w:val="Balloon Text"/>
    <w:basedOn w:val="a"/>
    <w:link w:val="Char"/>
    <w:uiPriority w:val="99"/>
    <w:semiHidden/>
    <w:unhideWhenUsed/>
    <w:rsid w:val="00345438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345438"/>
    <w:rPr>
      <w:sz w:val="18"/>
      <w:szCs w:val="18"/>
    </w:rPr>
  </w:style>
  <w:style w:type="paragraph" w:styleId="a7">
    <w:name w:val="header"/>
    <w:basedOn w:val="a"/>
    <w:link w:val="Char0"/>
    <w:uiPriority w:val="99"/>
    <w:semiHidden/>
    <w:unhideWhenUsed/>
    <w:rsid w:val="00A834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semiHidden/>
    <w:rsid w:val="00A83430"/>
    <w:rPr>
      <w:sz w:val="18"/>
      <w:szCs w:val="18"/>
    </w:rPr>
  </w:style>
  <w:style w:type="paragraph" w:styleId="a8">
    <w:name w:val="footer"/>
    <w:basedOn w:val="a"/>
    <w:link w:val="Char1"/>
    <w:uiPriority w:val="99"/>
    <w:semiHidden/>
    <w:unhideWhenUsed/>
    <w:rsid w:val="00A834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semiHidden/>
    <w:rsid w:val="00A8343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16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55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36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183413">
                  <w:marLeft w:val="0"/>
                  <w:marRight w:val="0"/>
                  <w:marTop w:val="1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644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764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7943171">
              <w:marLeft w:val="0"/>
              <w:marRight w:val="0"/>
              <w:marTop w:val="115"/>
              <w:marBottom w:val="1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77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4" w:space="0" w:color="336699"/>
                    <w:right w:val="none" w:sz="0" w:space="0" w:color="auto"/>
                  </w:divBdr>
                  <w:divsChild>
                    <w:div w:id="995644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1903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4" w:space="0" w:color="336699"/>
                        <w:bottom w:val="none" w:sz="0" w:space="0" w:color="auto"/>
                        <w:right w:val="single" w:sz="4" w:space="0" w:color="336699"/>
                      </w:divBdr>
                    </w:div>
                  </w:divsChild>
                </w:div>
                <w:div w:id="59409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9308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36699"/>
                        <w:left w:val="single" w:sz="4" w:space="0" w:color="336699"/>
                        <w:bottom w:val="single" w:sz="4" w:space="0" w:color="336699"/>
                        <w:right w:val="single" w:sz="4" w:space="0" w:color="336699"/>
                      </w:divBdr>
                      <w:divsChild>
                        <w:div w:id="1701975710">
                          <w:marLeft w:val="0"/>
                          <w:marRight w:val="12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single" w:sz="4" w:space="6" w:color="336699"/>
                          </w:divBdr>
                          <w:divsChild>
                            <w:div w:id="169872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4823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820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0517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6794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8392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464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0968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5569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763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6227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3400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9287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5461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7010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9803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52505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2358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EEEEE"/>
                                        <w:left w:val="single" w:sz="2" w:space="0" w:color="EEEEEE"/>
                                        <w:bottom w:val="single" w:sz="2" w:space="0" w:color="EEEEEE"/>
                                        <w:right w:val="single" w:sz="2" w:space="0" w:color="EEEEEE"/>
                                      </w:divBdr>
                                      <w:divsChild>
                                        <w:div w:id="1232037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60332402">
                          <w:marLeft w:val="12"/>
                          <w:marRight w:val="12"/>
                          <w:marTop w:val="0"/>
                          <w:marBottom w:val="12"/>
                          <w:divBdr>
                            <w:top w:val="single" w:sz="4" w:space="0" w:color="336699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5284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4" w:space="0" w:color="336699"/>
                                <w:bottom w:val="none" w:sz="0" w:space="0" w:color="auto"/>
                                <w:right w:val="single" w:sz="4" w:space="0" w:color="336699"/>
                              </w:divBdr>
                            </w:div>
                            <w:div w:id="543103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4" w:space="6" w:color="336699"/>
                                <w:left w:val="single" w:sz="4" w:space="6" w:color="336699"/>
                                <w:bottom w:val="single" w:sz="4" w:space="6" w:color="336699"/>
                                <w:right w:val="single" w:sz="4" w:space="6" w:color="336699"/>
                              </w:divBdr>
                              <w:divsChild>
                                <w:div w:id="1348947324">
                                  <w:marLeft w:val="0"/>
                                  <w:marRight w:val="0"/>
                                  <w:marTop w:val="0"/>
                                  <w:marBottom w:val="92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4" w:space="5" w:color="999999"/>
                                    <w:right w:val="none" w:sz="0" w:space="0" w:color="auto"/>
                                  </w:divBdr>
                                  <w:divsChild>
                                    <w:div w:id="648939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42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78946468">
                          <w:marLeft w:val="12"/>
                          <w:marRight w:val="12"/>
                          <w:marTop w:val="0"/>
                          <w:marBottom w:val="12"/>
                          <w:divBdr>
                            <w:top w:val="single" w:sz="4" w:space="0" w:color="336699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7685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4" w:space="0" w:color="336699"/>
                                <w:bottom w:val="none" w:sz="0" w:space="0" w:color="auto"/>
                                <w:right w:val="single" w:sz="4" w:space="0" w:color="336699"/>
                              </w:divBdr>
                            </w:div>
                            <w:div w:id="175473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4" w:space="6" w:color="336699"/>
                                <w:left w:val="single" w:sz="4" w:space="6" w:color="336699"/>
                                <w:bottom w:val="single" w:sz="4" w:space="6" w:color="336699"/>
                                <w:right w:val="single" w:sz="4" w:space="6" w:color="336699"/>
                              </w:divBdr>
                              <w:divsChild>
                                <w:div w:id="547841904">
                                  <w:marLeft w:val="0"/>
                                  <w:marRight w:val="0"/>
                                  <w:marTop w:val="0"/>
                                  <w:marBottom w:val="92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4" w:space="5" w:color="999999"/>
                                    <w:right w:val="none" w:sz="0" w:space="0" w:color="auto"/>
                                  </w:divBdr>
                                  <w:divsChild>
                                    <w:div w:id="634676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8101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73433058">
                          <w:marLeft w:val="12"/>
                          <w:marRight w:val="12"/>
                          <w:marTop w:val="0"/>
                          <w:marBottom w:val="12"/>
                          <w:divBdr>
                            <w:top w:val="single" w:sz="4" w:space="0" w:color="336699"/>
                            <w:left w:val="single" w:sz="4" w:space="0" w:color="336699"/>
                            <w:bottom w:val="single" w:sz="4" w:space="0" w:color="336699"/>
                            <w:right w:val="single" w:sz="4" w:space="0" w:color="336699"/>
                          </w:divBdr>
                          <w:divsChild>
                            <w:div w:id="885147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4" w:space="0" w:color="336699"/>
                                <w:right w:val="none" w:sz="0" w:space="0" w:color="auto"/>
                              </w:divBdr>
                            </w:div>
                            <w:div w:id="1836988853">
                              <w:marLeft w:val="3721"/>
                              <w:marRight w:val="0"/>
                              <w:marTop w:val="242"/>
                              <w:marBottom w:val="92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156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2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1800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0166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5086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5890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2484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3534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301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2586666">
                          <w:marLeft w:val="12"/>
                          <w:marRight w:val="12"/>
                          <w:marTop w:val="0"/>
                          <w:marBottom w:val="12"/>
                          <w:divBdr>
                            <w:top w:val="single" w:sz="4" w:space="0" w:color="FFCC00"/>
                            <w:left w:val="single" w:sz="4" w:space="0" w:color="FFCC00"/>
                            <w:bottom w:val="single" w:sz="4" w:space="0" w:color="FFCC00"/>
                            <w:right w:val="single" w:sz="4" w:space="0" w:color="FFCC00"/>
                          </w:divBdr>
                          <w:divsChild>
                            <w:div w:id="395864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393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18781356">
                          <w:marLeft w:val="12"/>
                          <w:marRight w:val="12"/>
                          <w:marTop w:val="0"/>
                          <w:marBottom w:val="12"/>
                          <w:divBdr>
                            <w:top w:val="single" w:sz="4" w:space="0" w:color="336699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3631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4" w:space="0" w:color="336699"/>
                                <w:bottom w:val="none" w:sz="0" w:space="0" w:color="auto"/>
                                <w:right w:val="single" w:sz="4" w:space="0" w:color="336699"/>
                              </w:divBdr>
                            </w:div>
                            <w:div w:id="714622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4" w:space="6" w:color="336699"/>
                                <w:left w:val="single" w:sz="4" w:space="6" w:color="336699"/>
                                <w:bottom w:val="single" w:sz="4" w:space="6" w:color="336699"/>
                                <w:right w:val="single" w:sz="4" w:space="6" w:color="336699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13</Pages>
  <Words>171</Words>
  <Characters>979</Characters>
  <Application>Microsoft Office Word</Application>
  <DocSecurity>0</DocSecurity>
  <Lines>8</Lines>
  <Paragraphs>2</Paragraphs>
  <ScaleCrop>false</ScaleCrop>
  <Company>微软中国</Company>
  <LinksUpToDate>false</LinksUpToDate>
  <CharactersWithSpaces>1148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2</cp:revision>
  <dcterms:created xsi:type="dcterms:W3CDTF">2011-11-03T17:34:00Z</dcterms:created>
  <dcterms:modified xsi:type="dcterms:W3CDTF">2011-11-04T09:24:00Z</dcterms:modified>
</cp:coreProperties>
</file>